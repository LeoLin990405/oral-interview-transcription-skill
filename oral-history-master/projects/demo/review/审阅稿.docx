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审阅稿 · demo</w:t>
      </w:r>
    </w:p>
    <w:p>
      <w:pPr>
        <w:pStyle w:val="Normal"/>
      </w:pPr>
      <w:r>
        <w:t>红色删除线 = 原文被删；下划线插入 = 整理稿新增。在 Word / WPS 中开启「审阅」即可接受或拒绝修订。</w:t>
      </w:r>
    </w:p>
    <w:p>
      <w:pPr>
        <w:pStyle w:val="Heading1"/>
      </w:pPr>
      <w:r>
        <w:t>chunk_001</w:t>
      </w:r>
    </w:p>
    <w:p>
      <w:pPr>
        <w:pStyle w:val="Heading2"/>
      </w:pPr>
      <w:r>
        <w:t>段 1 · 【采访人】→【问】 · 删 17 字 · 增 0 字</w:t>
      </w:r>
    </w:p>
    <w:p>
      <w:pPr>
        <w:pStyle w:val="Normal"/>
      </w:pPr>
      <w:del w:id="1" w:author="整理稿" w:date="2020-01-01T00:00:00Z">
        <w:r>
          <w:delText>好，那咱们就开始吧。您先讲讲，嗯，</w:delText>
        </w:r>
      </w:del>
      <w:r>
        <w:t>您是哪一年到所里的？</w:t>
      </w:r>
    </w:p>
    <w:p>
      <w:pPr>
        <w:pStyle w:val="Heading2"/>
      </w:pPr>
      <w:r>
        <w:t>段 2 · 【受访人】 · 删 28 字 · 增 0 字</w:t>
      </w:r>
    </w:p>
    <w:p>
      <w:pPr>
        <w:pStyle w:val="Normal"/>
      </w:pPr>
      <w:del w:id="2" w:author="整理稿" w:date="2020-01-01T00:00:00Z">
        <w:r>
          <w:delText>嗯……我是，</w:delText>
        </w:r>
      </w:del>
      <w:r>
        <w:t>我是一九</w:t>
      </w:r>
      <w:del w:id="3" w:author="整理稿" w:date="2020-01-01T00:00:00Z">
        <w:r>
          <w:delText>五八年，啊不对，应该是五九年吧，</w:delText>
        </w:r>
      </w:del>
      <w:r>
        <w:t>五九年到的中科院半导体所。那时候条件特别</w:t>
      </w:r>
      <w:del w:id="4" w:author="整理稿" w:date="2020-01-01T00:00:00Z">
        <w:r>
          <w:delText>特别</w:delText>
        </w:r>
      </w:del>
      <w:r>
        <w:t>艰苦</w:t>
      </w:r>
      <w:del w:id="5" w:author="整理稿" w:date="2020-01-01T00:00:00Z">
        <w:r>
          <w:delText>，就是说</w:delText>
        </w:r>
      </w:del>
      <w:r>
        <w:t>，连个像样的实验室都没有。</w:t>
      </w:r>
    </w:p>
    <w:p>
      <w:pPr>
        <w:pStyle w:val="Normal"/>
      </w:pPr>
      <w:r>
        <w:t>批注 〔时间 00:01〕</w:t>
      </w:r>
    </w:p>
    <w:p>
      <w:pPr>
        <w:pStyle w:val="Normal"/>
      </w:pPr>
      <w:r>
        <w:t>批注 〔口误纠正：原说"五八年，不对，应该是五九年"，取最终值〕</w:t>
      </w:r>
    </w:p>
    <w:p>
      <w:pPr>
        <w:pStyle w:val="Heading2"/>
      </w:pPr>
      <w:r>
        <w:t>段 3 · 【采访人】→【问】 · 删 3 字 · 增 0 字</w:t>
      </w:r>
    </w:p>
    <w:p>
      <w:pPr>
        <w:pStyle w:val="Normal"/>
      </w:pPr>
      <w:del w:id="6" w:author="整理稿" w:date="2020-01-01T00:00:00Z">
        <w:r>
          <w:delText>嗯，那</w:delText>
        </w:r>
      </w:del>
      <w:r>
        <w:t>您当时具体是做什么的？</w:t>
      </w:r>
    </w:p>
    <w:p>
      <w:pPr>
        <w:pStyle w:val="Heading1"/>
      </w:pPr>
      <w:r>
        <w:t>chunk_002</w:t>
      </w:r>
    </w:p>
    <w:p>
      <w:pPr>
        <w:pStyle w:val="Heading2"/>
      </w:pPr>
      <w:r>
        <w:t>段 1 · 【受访人】 · 删 32 字 · 增 0 字</w:t>
      </w:r>
    </w:p>
    <w:p>
      <w:pPr>
        <w:pStyle w:val="Normal"/>
      </w:pPr>
      <w:del w:id="7" w:author="整理稿" w:date="2020-01-01T00:00:00Z">
        <w:r>
          <w:delText>那个，</w:delText>
        </w:r>
      </w:del>
      <w:r>
        <w:t>我们</w:t>
      </w:r>
      <w:del w:id="8" w:author="整理稿" w:date="2020-01-01T00:00:00Z">
        <w:r>
          <w:delText>那个</w:delText>
        </w:r>
      </w:del>
      <w:r>
        <w:t>课题组</w:t>
      </w:r>
      <w:del w:id="9" w:author="整理稿" w:date="2020-01-01T00:00:00Z">
        <w:r>
          <w:delText>，</w:delText>
        </w:r>
      </w:del>
      <w:r>
        <w:t>一共</w:t>
      </w:r>
      <w:del w:id="10" w:author="整理稿" w:date="2020-01-01T00:00:00Z">
        <w:r>
          <w:delText>就七八个人，对，</w:delText>
        </w:r>
      </w:del>
      <w:r>
        <w:t>七八个人，挤在一间屋子里</w:t>
      </w:r>
      <w:del w:id="11" w:author="整理稿" w:date="2020-01-01T00:00:00Z">
        <w:r>
          <w:delText>头</w:delText>
        </w:r>
      </w:del>
      <w:r>
        <w:t>。</w:t>
      </w:r>
      <w:del w:id="12" w:author="整理稿" w:date="2020-01-01T00:00:00Z">
        <w:r>
          <w:delText>然后呢，</w:delText>
        </w:r>
      </w:del>
      <w:r>
        <w:t>所里</w:t>
      </w:r>
      <w:del w:id="13" w:author="整理稿" w:date="2020-01-01T00:00:00Z">
        <w:r>
          <w:delText>就</w:delText>
        </w:r>
      </w:del>
      <w:r>
        <w:t>让我</w:t>
      </w:r>
      <w:del w:id="14" w:author="整理稿" w:date="2020-01-01T00:00:00Z">
        <w:r>
          <w:delText>搞那个……晶体管，对，</w:delText>
        </w:r>
      </w:del>
      <w:r>
        <w:t>搞半导体器件这一块。我们那会儿管这个叫"吃皇粮"，就是国家发工资</w:t>
      </w:r>
      <w:del w:id="15" w:author="整理稿" w:date="2020-01-01T00:00:00Z">
        <w:r>
          <w:delText>嘛</w:delText>
        </w:r>
      </w:del>
      <w:r>
        <w:t>。</w:t>
      </w:r>
    </w:p>
    <w:p>
      <w:pPr>
        <w:pStyle w:val="Normal"/>
      </w:pPr>
      <w:r>
        <w:t>批注 〔受访人先说"晶体管"随即改口为"半导体器件"，取后者〕</w:t>
      </w:r>
    </w:p>
    <w:p>
      <w:pPr>
        <w:pStyle w:val="Normal"/>
      </w:pPr>
      <w:r>
        <w:t>批注 〔方言/行话，保留原貌〕</w:t>
      </w:r>
    </w:p>
    <w:p>
      <w:pPr>
        <w:pStyle w:val="Heading2"/>
      </w:pPr>
      <w:r>
        <w:t>段 2 · 【受访人】 · 删 22 字 · 增 6 字</w:t>
      </w:r>
    </w:p>
    <w:p>
      <w:pPr>
        <w:pStyle w:val="Normal"/>
      </w:pPr>
      <w:r>
        <w:t>我记得是</w:t>
      </w:r>
      <w:ins w:id="16" w:author="整理稿" w:date="2020-01-01T00:00:00Z">
        <w:r>
          <w:t>一九</w:t>
        </w:r>
      </w:ins>
      <w:r>
        <w:t>六二年评的工程师</w:t>
      </w:r>
      <w:del w:id="17" w:author="整理稿" w:date="2020-01-01T00:00:00Z">
        <w:r>
          <w:delText>，嗯，</w:delText>
        </w:r>
      </w:del>
      <w:ins w:id="18" w:author="整理稿" w:date="2020-01-01T00:00:00Z">
        <w:r>
          <w:t>——</w:t>
        </w:r>
      </w:ins>
      <w:r>
        <w:t>也可能是六三年，记不太清了。后来</w:t>
      </w:r>
      <w:del w:id="19" w:author="整理稿" w:date="2020-01-01T00:00:00Z">
        <w:r>
          <w:delText>啊，</w:delText>
        </w:r>
      </w:del>
      <w:r>
        <w:t>文革一来，什么都停了，研究也停了</w:t>
      </w:r>
      <w:del w:id="20" w:author="整理稿" w:date="2020-01-01T00:00:00Z">
        <w:r>
          <w:delText>，反正就是那么个情况</w:delText>
        </w:r>
      </w:del>
      <w:r>
        <w:t>。</w:t>
      </w:r>
      <w:del w:id="21" w:author="整理稿" w:date="2020-01-01T00:00:00Z">
        <w:r>
          <w:delText>对了，</w:delText>
        </w:r>
      </w:del>
      <w:r>
        <w:t>我们所</w:t>
      </w:r>
      <w:del w:id="22" w:author="整理稿" w:date="2020-01-01T00:00:00Z">
        <w:r>
          <w:delText>那个</w:delText>
        </w:r>
      </w:del>
      <w:ins w:id="23" w:author="整理稿" w:date="2020-01-01T00:00:00Z">
        <w:r>
          <w:t>的</w:t>
        </w:r>
      </w:ins>
      <w:r>
        <w:t>郑所长，郑</w:t>
      </w:r>
      <w:del w:id="24" w:author="整理稿" w:date="2020-01-01T00:00:00Z">
        <w:r>
          <w:delText>，郑</w:delText>
        </w:r>
      </w:del>
      <w:r>
        <w:t>振华</w:t>
      </w:r>
      <w:ins w:id="25" w:author="整理稿" w:date="2020-01-01T00:00:00Z">
        <w:r>
          <w:t xml:space="preserve"> </w:t>
        </w:r>
      </w:ins>
      <w:r>
        <w:t>，他对我特别照顾。</w:t>
      </w:r>
    </w:p>
    <w:p>
      <w:pPr>
        <w:pStyle w:val="Normal"/>
      </w:pPr>
      <w:r>
        <w:t>批注 〔时间 00:05〕</w:t>
      </w:r>
    </w:p>
    <w:p>
      <w:pPr>
        <w:pStyle w:val="Normal"/>
      </w:pPr>
      <w:r>
        <w:t>批注 〔保留受访人的不确定表述〕</w:t>
      </w:r>
    </w:p>
    <w:p>
      <w:pPr>
        <w:pStyle w:val="Normal"/>
      </w:pPr>
      <w:r>
        <w:t>批注 〔人名待核对录音/原始材料〕</w:t>
      </w:r>
    </w:p>
    <w:p>
      <w:pPr>
        <w:pStyle w:val="Normal"/>
      </w:pPr>
      <w:r>
        <w:t>待核对 我们所的郑所长，郑振华 ⚠〔人名待核对录音/原始材料〕，他对我特别照顾。</w:t>
      </w:r>
    </w:p>
    <w:p>
      <w:pPr>
        <w:pStyle w:val="Heading1"/>
      </w:pPr>
      <w:r>
        <w:t>chunk_003</w:t>
      </w:r>
    </w:p>
    <w:p>
      <w:pPr>
        <w:pStyle w:val="Heading2"/>
      </w:pPr>
      <w:r>
        <w:t>段 1 · 【采访人】→【问】 · 删 6 字 · 增 3 字</w:t>
      </w:r>
    </w:p>
    <w:p>
      <w:pPr>
        <w:pStyle w:val="Normal"/>
      </w:pPr>
      <w:del w:id="26" w:author="整理稿" w:date="2020-01-01T00:00:00Z">
        <w:r>
          <w:delText>那个八六三</w:delText>
        </w:r>
      </w:del>
      <w:ins w:id="27" w:author="整理稿" w:date="2020-01-01T00:00:00Z">
        <w:r>
          <w:t>863</w:t>
        </w:r>
      </w:ins>
      <w:r>
        <w:t>计划</w:t>
      </w:r>
      <w:del w:id="28" w:author="整理稿" w:date="2020-01-01T00:00:00Z">
        <w:r>
          <w:delText>，</w:delText>
        </w:r>
      </w:del>
      <w:r>
        <w:t>您参加了吗？</w:t>
      </w:r>
    </w:p>
    <w:p>
      <w:pPr>
        <w:pStyle w:val="Heading2"/>
      </w:pPr>
      <w:r>
        <w:t>段 2 · 【受访人】 · 删 23 字 · 增 3 字</w:t>
      </w:r>
    </w:p>
    <w:p>
      <w:pPr>
        <w:pStyle w:val="Normal"/>
      </w:pPr>
      <w:r>
        <w:t>那个项目</w:t>
      </w:r>
      <w:del w:id="29" w:author="整理稿" w:date="2020-01-01T00:00:00Z">
        <w:r>
          <w:delText>啊，</w:delText>
        </w:r>
      </w:del>
      <w:r>
        <w:t>我从头到尾都没参加</w:t>
      </w:r>
      <w:del w:id="30" w:author="整理稿" w:date="2020-01-01T00:00:00Z">
        <w:r>
          <w:delText>，没参加</w:delText>
        </w:r>
      </w:del>
      <w:r>
        <w:t>。</w:t>
      </w:r>
      <w:del w:id="31" w:author="整理稿" w:date="2020-01-01T00:00:00Z">
        <w:r>
          <w:delText>……嗯，</w:delText>
        </w:r>
      </w:del>
      <w:r>
        <w:t>要说也参加过</w:t>
      </w:r>
      <w:del w:id="32" w:author="整理稿" w:date="2020-01-01T00:00:00Z">
        <w:r>
          <w:delText>，</w:delText>
        </w:r>
      </w:del>
      <w:ins w:id="33" w:author="整理稿" w:date="2020-01-01T00:00:00Z">
        <w:r>
          <w:t>——</w:t>
        </w:r>
      </w:ins>
      <w:r>
        <w:t>开头那个论证会我去了一次，就一次</w:t>
      </w:r>
      <w:del w:id="34" w:author="整理稿" w:date="2020-01-01T00:00:00Z">
        <w:r>
          <w:delText>。</w:delText>
        </w:r>
      </w:del>
      <w:ins w:id="35" w:author="整理稿" w:date="2020-01-01T00:00:00Z">
        <w:r>
          <w:t>，</w:t>
        </w:r>
      </w:ins>
      <w:r>
        <w:t>后来就没我什么事了。诶你别说，那个实验</w:t>
      </w:r>
      <w:del w:id="36" w:author="整理稿" w:date="2020-01-01T00:00:00Z">
        <w:r>
          <w:delText>，</w:delText>
        </w:r>
      </w:del>
      <w:r>
        <w:t>失败了</w:t>
      </w:r>
      <w:del w:id="37" w:author="整理稿" w:date="2020-01-01T00:00:00Z">
        <w:r>
          <w:delText>好多次，</w:delText>
        </w:r>
      </w:del>
      <w:r>
        <w:t>好多次。反正那段日子</w:t>
      </w:r>
      <w:del w:id="38" w:author="整理稿" w:date="2020-01-01T00:00:00Z">
        <w:r>
          <w:delText>，怎么说呢，</w:delText>
        </w:r>
      </w:del>
      <w:r>
        <w:t>挺难的。</w:t>
      </w:r>
    </w:p>
    <w:p>
      <w:pPr>
        <w:pStyle w:val="Normal"/>
      </w:pPr>
      <w:r>
        <w:t>批注 〔受访人随后改口：开头的论证会去过一次。前后表述有出入，原样保留供研究判断〕</w:t>
      </w:r>
    </w:p>
    <w:p>
      <w:pPr>
        <w:pStyle w:val="Normal"/>
      </w:pPr>
      <w:r>
        <w:t>待核对 ⚠〔受访人随后改口：开头的论证会去过一次。</w:t>
      </w:r>
    </w:p>
    <w:p>
      <w:pPr>
        <w:pStyle w:val="Heading2"/>
      </w:pPr>
      <w:r>
        <w:t>段 3 · 【采访人】 · 删 12 字 · 增 0 字</w:t>
      </w:r>
    </w:p>
    <w:p>
      <w:pPr>
        <w:pStyle w:val="Normal"/>
      </w:pPr>
      <w:del w:id="39" w:author="整理稿" w:date="2020-01-01T00:00:00Z">
        <w:r>
          <w:delText>今天先聊到这儿，谢谢您。</w:delText>
        </w:r>
      </w:del>
    </w:p>
    <w:sectPr/>
  </w:body>
</w:document>
</file>

<file path=word/settings.xml><?xml version="1.0" encoding="utf-8"?>
<w:settings xmlns:w="http://schemas.openxmlformats.org/wordprocessingml/2006/main">
  <w:trackRevision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